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 xml:space="preserve">Before </w:t>
      </w:r>
      <w:ins w:id="1" w:author="test">
        <w:r>
          <w:t>inserted</w:t>
        </w:r>
      </w:ins>
      <w:r>
        <w:t xml:space="preserve"> and </w:t>
      </w:r>
      <w:del w:id="2" w:author="test">
        <w:r>
          <w:t>deleted</w:t>
        </w:r>
      </w:del>
      <w:r>
        <w:t>after.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